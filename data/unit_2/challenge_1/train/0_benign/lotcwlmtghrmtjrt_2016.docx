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eg" ContentType="image/jpeg"/>
  <Default Extension="jpg" ContentType="image/jpeg"/>
  <Default Extension="wmf" ContentType="image/x-wmf"/>
  <Default Extension="gif" ContentType="image/gif"/>
  <Default Extension="tiff" ContentType="image/tiff"/>
  <Default Extension="emf" ContentType="image/x-emf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body>
    <w:p>
      <w:pPr>
        <w:rPr>
          <w:b w:val="1"/>
          <w:sz w:val="40.0"/>
          <w:szCs w:val="40.0"/>
        </w:rPr>
      </w:pPr>
      <w:r>
        <w:rPr>
          <w:b w:val="1"/>
          <w:sz w:val="40.0"/>
          <w:szCs w:val="40.0"/>
          <w:color w:val="000000"/>
          <w:rFonts w:ascii="Times New Roman"/>
          <w:lang w:bidi="ar-sa"/>
        </w:rPr>
        <w:t xml:space="preserve">RESUMEN CURRICULAR                                                                   </w:t>
      </w:r>
    </w:p>
    <w:p>
      <w:pPr>
        <w:outlineLvl w:val="0"/>
        <w:rPr>
          <w:b w:val="1"/>
          <w:sz w:val="32.0"/>
          <w:szCs w:val="32.0"/>
          <w:color w:val="000000"/>
        </w:rPr>
      </w:pPr>
      <w:r>
        <w:rPr>
          <w:color w:val="000000"/>
          <w:rFonts w:ascii="Times New Roman"/>
          <w:lang w:bidi="ar-sa"/>
        </w:rPr>
      </w:r>
    </w:p>
    <w:p>
      <w:pPr>
        <w:outlineLvl w:val="0"/>
        <w:rPr>
          <w:u w:val="single"/>
          <w:sz w:val="32.0"/>
          <w:szCs w:val="32.0"/>
        </w:rPr>
      </w:pPr>
      <w:r>
        <w:rPr>
          <w:u w:val="single"/>
          <w:sz w:val="32.0"/>
          <w:szCs w:val="32.0"/>
          <w:rFonts w:ascii="Times New Roman"/>
          <w:lang w:bidi="ar-sa"/>
        </w:rPr>
        <w:t>SILVIA MERCEDES FUENMYOR MIRA</w:t>
      </w:r>
      <w:ins w:id="0" w:author="Larry Gil" w:date="2016-05-31T16:09:18Z">
        <w:r>
          <w:rPr>
            <w:u w:val="single"/>
            <w:sz w:val="32.0"/>
            <w:szCs w:val="32.0"/>
            <w:rFonts w:ascii="Times New Roman"/>
            <w:lang w:bidi="ar-sa"/>
          </w:rPr>
          <w:drawing>
            <wp:inline>
              <wp:extent cx="1350312" cy="1388002"/>
              <wp:effectExtent l="18845" t="-18845" r="18845" b="-18845"/>
              <wp:docPr id="1" name="Picture1"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1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 rot="5400000">
                        <a:off x="0" y="0"/>
                        <a:ext cx="1350312" cy="13880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>
      <w:pPr>
        <w:outlineLvl w:val="0"/>
        <w:rPr>
          <w:u w:val="single"/>
          <w:sz w:val="32.0"/>
          <w:szCs w:val="32.0"/>
        </w:rPr>
      </w:pPr>
    </w:p>
    <w:p>
      <w:pPr>
        <w:outlineLvl w:val="0"/>
        <w:rPr>
          <w:u w:val="single"/>
          <w:sz w:val="32.0"/>
          <w:szCs w:val="32.0"/>
          <w:color w:val="000000"/>
        </w:rPr>
      </w:pPr>
      <w:r>
        <w:rPr>
          <w:u w:val="single"/>
          <w:sz w:val="32.0"/>
          <w:szCs w:val="32.0"/>
          <w:color w:val="000000"/>
          <w:rFonts w:ascii="Times New Roman"/>
          <w:lang w:bidi="ar-sa"/>
        </w:rPr>
        <w:t>DATOS PERSONALES</w:t>
      </w:r>
    </w:p>
    <w:p>
      <w:pPr>
        <w:rPr>
          <w:sz w:val="32.0"/>
          <w:szCs w:val="32.0"/>
          <w:color w:val="000000"/>
        </w:rPr>
      </w:pPr>
      <w:r>
        <w:rPr>
          <w:rFonts w:ascii="Times New Roman"/>
          <w:lang w:val="es-pa" w:bidi="ar-sa" w:eastAsia="es-pa"/>
        </w:rPr>
        <w:pict>
          <v:line id="_x0000_s1026" style="position:absolute;z-index:251658240" from="-23.4pt,6.95pt" to="426.6pt,6.95pt" strokecolor="green" strokeweight="4.5pt">
            <v:stroke linestyle="thickThin"/>
          </v:line>
        </w:pict>
      </w:r>
      <w:r>
        <w:rPr>
          <w:sz w:val="32.0"/>
          <w:szCs w:val="32.0"/>
          <w:color w:val="000000"/>
          <w:rFonts w:ascii="Times New Roman"/>
          <w:lang w:bidi="ar-sa"/>
        </w:rPr>
        <w:t xml:space="preserve">                                                                                                                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 xml:space="preserve">PASAPORTE                                                     091533746 </w:t>
      </w:r>
    </w:p>
    <w:p>
      <w:pPr>
        <w:rPr>
          <w:color w:val="000000"/>
        </w:rPr>
      </w:pPr>
      <w:r>
        <w:rPr>
          <w:color w:val="000000"/>
          <w:rFonts w:ascii="Times New Roman"/>
          <w:lang w:bidi="ar-sa"/>
        </w:rPr>
        <w:t>EDAD:                                                                        29 años</w:t>
      </w:r>
    </w:p>
    <w:p>
      <w:pPr>
        <w:rPr>
          <w:color w:val="000000"/>
        </w:rPr>
      </w:pPr>
      <w:r>
        <w:rPr>
          <w:color w:val="000000"/>
          <w:rFonts w:ascii="Times New Roman"/>
          <w:lang w:bidi="ar-sa"/>
        </w:rPr>
        <w:t>ESTADO CIVIL:                                               Casada</w:t>
      </w:r>
    </w:p>
    <w:p>
      <w:pPr>
        <w:rPr>
          <w:color w:val="000000"/>
        </w:rPr>
      </w:pPr>
      <w:r>
        <w:rPr>
          <w:color w:val="000000"/>
          <w:rFonts w:ascii="Times New Roman"/>
          <w:lang w:bidi="ar-sa"/>
        </w:rPr>
        <w:t>FECHA NACIMIENTO:</w:t>
        <w:tab/>
        <w:tab/>
        <w:tab/>
        <w:t xml:space="preserve">   16/11/1986</w:t>
        <w:tab/>
      </w:r>
    </w:p>
    <w:p>
      <w:pPr>
        <w:rPr>
          <w:color w:val="000000"/>
        </w:rPr>
      </w:pPr>
      <w:r>
        <w:rPr>
          <w:color w:val="000000"/>
          <w:rFonts w:ascii="Times New Roman"/>
          <w:lang w:bidi="ar-sa"/>
        </w:rPr>
        <w:t>LUGAR DE NACIMIENTO:                            Maracaibo Vnzla; Edo. Zulia</w:t>
      </w:r>
    </w:p>
    <w:p>
      <w:pPr>
        <w:rPr>
          <w:color w:val="000000"/>
        </w:rPr>
      </w:pPr>
      <w:r>
        <w:rPr>
          <w:color w:val="000000"/>
          <w:rFonts w:ascii="Times New Roman"/>
          <w:lang w:bidi="ar-sa"/>
        </w:rPr>
        <w:t xml:space="preserve">DIRECCION:                                                     Urb.villa lucre 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CELULAR:                                                        +50768381509</w:t>
      </w:r>
    </w:p>
    <w:p>
      <w:pPr>
        <w:jc w:val="both"/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silviadegil39@gmail.com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 xml:space="preserve">     </w:t>
      </w:r>
    </w:p>
    <w:p>
      <w:pPr>
        <w:outlineLvl w:val="0"/>
        <w:rPr>
          <w:u w:val="single"/>
          <w:sz w:val="32.0"/>
          <w:szCs w:val="32.0"/>
          <w:color w:val="000000"/>
        </w:rPr>
      </w:pPr>
      <w:r>
        <w:rPr>
          <w:u w:val="single"/>
          <w:sz w:val="32.0"/>
          <w:szCs w:val="32.0"/>
          <w:color w:val="000000"/>
          <w:rFonts w:ascii="Times New Roman"/>
          <w:lang w:bidi="ar-sa"/>
        </w:rPr>
        <w:t>ESTUDIOS REALIZADOS</w:t>
      </w:r>
    </w:p>
    <w:p>
      <w:pPr>
        <w:outlineLvl w:val="0"/>
        <w:rPr>
          <w:color w:val="000000"/>
          <w:rFonts w:ascii="Times New Roman"/>
          <w:lang w:bidi="ar-sa"/>
        </w:rPr>
      </w:pPr>
    </w:p>
    <w:p>
      <w:pPr>
        <w:outlineLvl w:val="0"/>
        <w:rPr>
          <w:color w:val="000000"/>
        </w:rPr>
      </w:pP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BACHILLERATO</w:t>
        <w:tab/>
        <w:tab/>
        <w:tab/>
        <w:tab/>
        <w:t xml:space="preserve">            Vicente Lecuna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TITULO:</w:t>
        <w:tab/>
        <w:tab/>
        <w:tab/>
        <w:tab/>
        <w:tab/>
        <w:t>BACHILLER EN CIENCIAS</w:t>
      </w:r>
    </w:p>
    <w:p>
      <w:pPr>
        <w:outlineLvl w:val="0"/>
        <w:rPr>
          <w:b w:val="0"/>
          <w:i w:val="0"/>
          <w:vertAlign w:val="baseline"/>
          <w:sz w:val="24.0"/>
          <w:rFonts w:ascii="Times New Roman"/>
          <w:strike w:val="false"/>
        </w:rPr>
      </w:pPr>
      <w:r>
        <w:rPr>
          <w:color w:val="000000"/>
          <w:rFonts w:ascii="Times New Roman"/>
          <w:lang w:bidi="ar-sa"/>
        </w:rPr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Estuduios Universitarios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Ready unir</w:t>
      </w:r>
    </w:p>
    <w:p>
      <w:pPr>
        <w:numPr>
          <w:ilvl w:val="0"/>
          <w:numId w:val="4"/>
        </w:num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Tecnico En Enfermeria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Estudios universitarios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Universidad Romulo Gallego</w:t>
      </w:r>
    </w:p>
    <w:p>
      <w:pPr>
        <w:numPr>
          <w:ilvl w:val="0"/>
          <w:numId w:val="7"/>
        </w:num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Licenciada en enfermeria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 xml:space="preserve"> 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Estudios universitarios</w:t>
      </w:r>
    </w:p>
    <w:p>
      <w:p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Universidad del Zulia</w:t>
      </w:r>
    </w:p>
    <w:p>
      <w:pPr>
        <w:numPr>
          <w:ilvl w:val="0"/>
          <w:numId w:val="9"/>
        </w:numPr>
        <w:outlineLvl w:val="0"/>
        <w:rPr>
          <w:color w:val="000000"/>
        </w:rPr>
      </w:pPr>
      <w:r>
        <w:rPr>
          <w:color w:val="000000"/>
          <w:rFonts w:ascii="Times New Roman"/>
          <w:lang w:bidi="ar-sa"/>
        </w:rPr>
        <w:t>Tecnico Universitario en Urgencias medicas (Paramedico)</w:t>
        <w:tab/>
        <w:tab/>
        <w:tab/>
      </w:r>
    </w:p>
    <w:p>
      <w:pPr>
        <w:outlineLvl w:val="0"/>
        <w:rPr>
          <w:sz w:val="32.0"/>
          <w:szCs w:val="32.0"/>
          <w:color w:val="000000"/>
        </w:rPr>
      </w:pPr>
    </w:p>
    <w:p>
      <w:pPr>
        <w:outlineLvl w:val="0"/>
        <w:rPr>
          <w:u w:val="single"/>
          <w:sz w:val="32.0"/>
          <w:szCs w:val="32.0"/>
          <w:color w:val="000000"/>
        </w:rPr>
      </w:pPr>
      <w:r>
        <w:rPr>
          <w:u w:val="single"/>
          <w:sz w:val="32.0"/>
          <w:szCs w:val="32.0"/>
          <w:color w:val="000000"/>
          <w:rFonts w:ascii="Times New Roman"/>
          <w:lang w:bidi="ar-sa"/>
        </w:rPr>
        <w:t xml:space="preserve">EXPERIENCIA LABORAL  </w:t>
      </w:r>
    </w:p>
    <w:p>
      <w:pPr>
        <w:outlineLvl w:val="0"/>
        <w:rPr>
          <w:sz w:val="32.0"/>
          <w:szCs w:val="32.0"/>
          <w:color w:val="000000"/>
        </w:rPr>
      </w:pPr>
      <w:r>
        <w:rPr>
          <w:u w:val="single"/>
          <w:sz w:val="32.0"/>
          <w:szCs w:val="32.0"/>
          <w:color w:val="000000"/>
          <w:rFonts w:ascii="Times New Roman"/>
          <w:lang w:bidi="ar-sa"/>
        </w:rPr>
        <w:t xml:space="preserve"> </w:t>
      </w:r>
      <w:r>
        <w:rPr>
          <w:sz w:val="32.0"/>
          <w:szCs w:val="32.0"/>
          <w:color w:val="000000"/>
          <w:rFonts w:ascii="Times New Roman"/>
          <w:lang w:bidi="ar-sa"/>
        </w:rPr>
        <w:t xml:space="preserve">                                                         </w:t>
      </w:r>
    </w:p>
    <w:p>
      <w:pPr>
        <w:rPr>
          <w:sz w:val="32.0"/>
          <w:szCs w:val="32.0"/>
          <w:color w:val="000000"/>
        </w:rPr>
      </w:pPr>
    </w:p>
    <w:p>
      <w:pPr>
        <w:rPr>
          <w:b w:val="1"/>
          <w:color w:val="000000"/>
        </w:rPr>
      </w:pPr>
      <w:r>
        <w:rPr>
          <w:b w:val="1"/>
          <w:color w:val="000000"/>
          <w:rFonts w:ascii="Times New Roman"/>
          <w:lang w:bidi="ar-sa"/>
        </w:rPr>
        <w:t>Centro Clinico Sagrada Familia</w:t>
      </w:r>
    </w:p>
    <w:p>
      <w:pPr>
        <w:rPr>
          <w:b w:val="1"/>
          <w:color w:val="000000"/>
        </w:rPr>
      </w:pPr>
      <w:r>
        <w:rPr>
          <w:b w:val="1"/>
          <w:color w:val="000000"/>
          <w:rFonts w:ascii="Times New Roman"/>
          <w:lang w:bidi="ar-sa"/>
        </w:rPr>
        <w:t xml:space="preserve"> fecha de ingreso: 01/02/2012</w:t>
      </w:r>
    </w:p>
    <w:p>
      <w:pPr>
        <w:rPr>
          <w:b w:val="1"/>
          <w:color w:val="000000"/>
        </w:rPr>
      </w:pPr>
      <w:r>
        <w:rPr>
          <w:b w:val="1"/>
          <w:color w:val="000000"/>
          <w:rFonts w:ascii="Times New Roman"/>
          <w:lang w:bidi="ar-sa"/>
        </w:rPr>
        <w:t>Fecha de egreso: 30/04/2016</w:t>
      </w:r>
    </w:p>
    <w:p>
      <w:pPr>
        <w:rPr>
          <w:b w:val="1"/>
          <w:i w:val="0"/>
          <w:vertAlign w:val="baseline"/>
          <w:sz w:val="24.0"/>
          <w:rFonts w:ascii="Times New Roman"/>
          <w:strike w:val="false"/>
        </w:rPr>
      </w:pPr>
      <w:r>
        <w:rPr>
          <w:b w:val="1"/>
          <w:i w:val="0"/>
          <w:vertAlign w:val="baseline"/>
          <w:sz w:val="24.0"/>
          <w:rFonts w:ascii="Times New Roman"/>
          <w:strike w:val="false"/>
          <w:lang w:bidi="ar-sa"/>
        </w:rPr>
        <w:t>Cargo: coordinadora del area de reten (neonatos)</w:t>
      </w:r>
    </w:p>
    <w:sectPr>
      <w:pgSz w:w="11906" w:h="16838" w:orient="portrait"/>
      <w:pgMar w:bottom="1417" w:top="1417" w:right="1701" w:left="1701" w:header="708" w:footer="708" w:gutter="0"/>
      <w:cols w:space="708" w:equalWidth="true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ton">
    <w:panose1 w:val="02000503000000000000"/>
    <w:charset w:val="00"/>
    <w:family w:val="auto"/>
    <w:pitch w:val="variable"/>
    <w:notTrueType w:val="true"/>
    <w:sig w:usb0="A00000EF" w:usb1="5000204B" w:usb2="00000000" w:usb3="00000000" w:csb0="00000001" w:csb1="00000000"/>
  </w:font>
  <w:font w:name="Archivo Black">
    <w:panose1 w:val="020B0A04020102020204"/>
    <w:charset w:val="00"/>
    <w:family w:val="auto"/>
    <w:pitch w:val="variable"/>
    <w:notTrueType w:val="true"/>
    <w:sig w:usb0="A000002F" w:usb1="500000FA" w:usb2="00000000" w:usb3="00000000" w:csb0="00000093" w:csb1="00000000"/>
  </w:font>
  <w:font w:name="Archivo Narrow">
    <w:altName w:val="Arial Narrow"/>
    <w:panose1 w:val="02000000000000000000"/>
    <w:charset w:val="00"/>
    <w:family w:val="auto"/>
    <w:pitch w:val="variable"/>
    <w:notTrueType w:val="true"/>
    <w:sig w:usb0="A000002F" w:usb1="100000FA" w:usb2="00000000" w:usb3="00000000" w:csb0="00000093" w:csb1="00000000"/>
  </w:font>
  <w:font w:name="Arimo">
    <w:altName w:val="Arial"/>
    <w:panose1 w:val="020B0604020202020204"/>
    <w:charset w:val="CC"/>
    <w:family w:val="swiss"/>
    <w:pitch w:val="variable"/>
    <w:notTrueType w:val="true"/>
    <w:sig w:usb0="E0002AFF" w:usb1="C0007843" w:usb2="00000009" w:usb3="00000000" w:csb0="000001FF" w:csb1="00000000"/>
  </w:font>
  <w:font w:name="Caladea">
    <w:altName w:val="Cambria"/>
    <w:panose1 w:val="02040503050406030204"/>
    <w:charset w:val="00"/>
    <w:family w:val="auto"/>
    <w:pitch w:val="variable"/>
    <w:notTrueType w:val="true"/>
    <w:sig w:usb0="A000002F" w:usb1="500000FB" w:usb2="00000000" w:usb3="00000000" w:csb0="00000093" w:csb1="00000000"/>
  </w:font>
  <w:font w:name="Carlito">
    <w:altName w:val="Calibri"/>
    <w:panose1 w:val="020F0502020204030204"/>
    <w:charset w:val="00"/>
    <w:family w:val="auto"/>
    <w:pitch w:val="variable"/>
    <w:notTrueType w:val="true"/>
    <w:sig w:usb0="E10002FF" w:usb1="5000ECFF" w:usb2="00000009" w:usb3="00000000" w:csb0="0000019F" w:csb1="00000000"/>
  </w:font>
  <w:font w:name="Cousine">
    <w:altName w:val="Courier New"/>
    <w:panose1 w:val="02070309020205020404"/>
    <w:charset w:val="CC"/>
    <w:family w:val="modern"/>
    <w:pitch w:val="fixed"/>
    <w:notTrueType w:val="true"/>
    <w:sig w:usb0="E0002AFF" w:usb1="C0007843" w:usb2="00000009" w:usb3="00000000" w:csb0="000001FF" w:csb1="00000000"/>
  </w:font>
  <w:font w:name="Droid Sans">
    <w:panose1 w:val="020B0606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ans Mono">
    <w:panose1 w:val="020B0609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erif">
    <w:panose1 w:val="02020600060500020200"/>
    <w:charset w:val="00"/>
    <w:family w:val="auto"/>
    <w:pitch w:val="variable"/>
    <w:notTrueType w:val="true"/>
    <w:sig w:usb0="E00002EF" w:usb1="4000205B" w:usb2="00000028" w:usb3="00000000" w:csb0="0000019F" w:csb1="00000000"/>
  </w:font>
  <w:font w:name="Noto Sans Symbols">
    <w:altName w:val="Symbol"/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Pinyon Script">
    <w:altName w:val="Zapfino"/>
    <w:panose1 w:val="020105010801010D0002"/>
    <w:charset w:val="00"/>
    <w:family w:val="auto"/>
    <w:pitch w:val="variable"/>
    <w:notTrueType w:val="true"/>
    <w:sig w:usb0="800000AF" w:usb1="00000002" w:usb2="00000000" w:usb3="00000000" w:csb0="00000111" w:csb1="00000000"/>
  </w:font>
  <w:font w:name="Tinos">
    <w:altName w:val="Times New Roman"/>
    <w:panose1 w:val="02020603050405020304"/>
    <w:charset w:val="CC"/>
    <w:family w:val="roman"/>
    <w:pitch w:val="variable"/>
    <w:notTrueType w:val="tru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notTrueType w:val="tru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notTrueType w:val="tru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notTrueType w:val="tru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notTrueType w:val="tru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abstractNum w:abstractNumId="1">
    <w:multiLevelType w:val="hybridMultilevel"/>
    <w:lvl w:ilvl="0">
      <w:numFmt w:val="decimal"/>
      <w:lvlText w:val="%1"/>
      <w:lvlJc w:val="left"/>
      <w:start w:val="1"/>
      <w:pPr>
        <w:ind w:left="720" w:hanging="360"/>
      </w:pPr>
      <w:rPr>
        <w:rFonts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numFmt w:val="decimal"/>
      <w:lvlText w:val="%1"/>
      <w:lvlJc w:val="left"/>
      <w:start w:val="1"/>
      <w:pPr>
        <w:ind w:left="720" w:hanging="360"/>
      </w:pPr>
      <w:rPr>
        <w:rFonts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08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144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180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216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25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324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36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9"/>
  </w:num>
  <w:num w:numId="5">
    <w:abstractNumId w:val="10"/>
  </w:num>
  <w:num w:numId="6">
    <w:abstractNumId w:val="12"/>
  </w:num>
  <w:num w:numId="7">
    <w:abstractNumId w:val="13"/>
  </w:num>
  <w:num w:numId="8">
    <w:abstractNumId w:val="14"/>
  </w:num>
  <w:num w:numId="9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08"/>
  <w:hyphenationZone w:val="425"/>
  <w:characterSpacingControl w:val="doNotCompress"/>
  <w:doNotValidateAgainstSchema/>
  <w:doNotDemarcateInvalidXml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74EF1"/>
    <w:rsid w:val="000434C1"/>
    <w:rsid w:val="00071CF6"/>
    <w:rsid w:val="001D3499"/>
    <w:rsid w:val="00251B16"/>
    <w:rsid w:val="002A564F"/>
    <w:rsid w:val="002F4463"/>
    <w:rsid w:val="003437AD"/>
    <w:rsid w:val="003C6012"/>
    <w:rsid w:val="004578BB"/>
    <w:rsid w:val="005C6230"/>
    <w:rsid w:val="008F02FF"/>
    <w:rsid w:val="00974EF1"/>
    <w:rsid w:val="00AE12DB"/>
    <w:rsid w:val="00AF1A34"/>
    <w:rsid w:val="00DF084B"/>
    <w:rsid w:val="00F56B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:trackRevisions/>
</w:settings>
</file>

<file path=word/styles.xml><?xml version="1.0" encoding="utf-8"?>
<w:styl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docDefaults>
    <w:rPrDefault>
      <w:rPr>
        <w:sz w:val="22.0"/>
        <w:szCs w:val="22.0"/>
        <w:rFonts w:ascii="Calibri" w:cs="Times New Roman" w:eastAsia="Times New Roman" w:hAnsi="Times New Roman"/>
        <w:lang w:val="es-pa" w:bidi="ar-sa" w:eastAsia="es-pa"/>
      </w:rPr>
    </w:rPrDefault>
    <w:pPrDefault/>
  </w:docDefaults>
  <w:style w:type="paragraph" w:default="1" w:styleId="Normal">
    <w:name w:val="Normal"/>
    <w:qFormat/>
    <w:rPr>
      <w:sz w:val="24.0"/>
      <w:szCs w:val="24.0"/>
      <w:rFonts w:ascii="Times New Roman"/>
      <w:lang w:val="es-es" w:eastAsia="es-es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qFormat/>
    <w:tblPr>
      <w:tblW w:w="0" w:type="nil"/>
      <w:tblInd w:w="0" w:type="dxa"/>
      <w:tblBorders/>
      <w:tblCellMar>
        <w:top w:w="0" w:type="dxa"/>
        <w:bottom w:w="0" w:type="dxa"/>
        <w:left w:w="108" w:type="dxa"/>
        <w:right w:w="108" w:type="dxa"/>
      </w:tblCellMar>
    </w:tblPr>
  </w:style>
  <w:style w:type="numbering" w:default="1" w:styleId="NoList">
    <w:name w:val="No List"/>
    <w:uiPriority w:val="99"/>
  </w:style>
  <w:style w:type="character" w:styleId="CommentReference">
    <w:name w:val="annotation reference"/>
    <w:basedOn w:val="DefaultParagraphFont"/>
    <w:uiPriority w:val="99"/>
    <w:rPr>
      <w:sz w:val="16.0"/>
      <w:szCs w:val="16.0"/>
    </w:rPr>
  </w:style>
  <w:style w:type="paragraph" w:styleId="CommentText">
    <w:name w:val="annotation text"/>
    <w:link w:val="CommentTextChar"/>
    <w:basedOn w:val="Normal"/>
    <w:uiPriority w:val="99"/>
    <w:rPr>
      <w:sz w:val="20.0"/>
      <w:szCs w:val="20.0"/>
    </w:rPr>
  </w:style>
  <w:style w:type="character" w:customStyle="1" w:styleId="CommentTextChar">
    <w:name w:val="Comment Text Char"/>
    <w:link w:val="CommentText"/>
    <w:basedOn w:val="DefaultParagraphFont"/>
    <w:uiPriority w:val="99"/>
    <w:rPr>
      <w:sz w:val="20.0"/>
      <w:szCs w:val="20.0"/>
      <w:rFonts w:ascii="Times New Roman" w:cs="Times New Roman" w:hAnsi="Times New Roman"/>
      <w:lang w:val="es-es" w:eastAsia="es-es"/>
    </w:rPr>
  </w:style>
  <w:style w:type="paragraph" w:styleId="CommentSubject">
    <w:name w:val="annotation subject"/>
    <w:link w:val="CommentSubjectChar"/>
    <w:basedOn w:val="CommentText"/>
    <w:uiPriority w:val="99"/>
    <w:rPr>
      <w:b w:val="1"/>
    </w:rPr>
  </w:style>
  <w:style w:type="character" w:customStyle="1" w:styleId="CommentSubjectChar">
    <w:name w:val="Comment Subject Char"/>
    <w:link w:val="CommentSubject"/>
    <w:basedOn w:val="CommentTextChar"/>
    <w:uiPriority w:val="99"/>
    <w:rPr>
      <w:b w:val="1"/>
    </w:rPr>
  </w:style>
  <w:style w:type="paragraph" w:styleId="BalloonText">
    <w:name w:val="Balloon Text"/>
    <w:link w:val="BalloonTextChar"/>
    <w:basedOn w:val="Normal"/>
    <w:uiPriority w:val="99"/>
    <w:rPr>
      <w:sz w:val="16.0"/>
      <w:szCs w:val="16.0"/>
      <w:rFonts w:ascii="Tahoma" w:cs="Tahoma" w:hAnsi="Tahoma"/>
    </w:rPr>
  </w:style>
  <w:style w:type="character" w:customStyle="1" w:styleId="BalloonTextChar">
    <w:name w:val="Balloon Text Char"/>
    <w:link w:val="BalloonText"/>
    <w:basedOn w:val="DefaultParagraphFont"/>
    <w:uiPriority w:val="99"/>
    <w:rPr>
      <w:sz w:val="16.0"/>
      <w:szCs w:val="16.0"/>
      <w:rFonts w:ascii="Tahoma" w:cs="Tahoma" w:hAnsi="Tahoma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7" Type="http://schemas.openxmlformats.org/officeDocument/2006/relationships/numbering" Target="numbering.xml"/><Relationship Id="rId8" Type="http://schemas.openxmlformats.org/officeDocument/2006/relationships/image" Target="media/documentrId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Quickword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CURRICULAR                                                                   </dc:title>
  <dc:subject/>
  <dc:creator>jcabrera</dc:creator>
  <cp:keywords/>
  <dc:description/>
  <cp:lastModifiedBy>PC18</cp:lastModifiedBy>
  <cp:revision>2</cp:revision>
  <dcterms:created xsi:type="dcterms:W3CDTF">2016-02-26T02:09:00Z</dcterms:created>
  <dcterms:modified xsi:type="dcterms:W3CDTF">2016-02-26T02:09:00Z</dcterms:modified>
</cp:coreProperties>
</file>